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rFonts w:hint="eastAsia"/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rFonts w:hint="eastAsia"/>
          <w:b/>
          <w:sz w:val="72"/>
        </w:rPr>
      </w:pPr>
      <w:r>
        <w:rPr>
          <w:rFonts w:hint="eastAsia"/>
          <w:b/>
          <w:sz w:val="72"/>
        </w:rPr>
        <w:t>实验</w:t>
      </w:r>
      <w:r w:rsidR="00456A42">
        <w:rPr>
          <w:rFonts w:hint="eastAsia"/>
          <w:b/>
          <w:sz w:val="72"/>
        </w:rPr>
        <w:t>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456A42">
              <w:rPr>
                <w:rFonts w:hint="eastAsia"/>
                <w:sz w:val="32"/>
              </w:rPr>
              <w:t>15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456A42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04171414</w:t>
            </w:r>
            <w:r>
              <w:rPr>
                <w:sz w:val="32"/>
              </w:rPr>
              <w:t xml:space="preserve"> </w:t>
            </w:r>
            <w:proofErr w:type="gramStart"/>
            <w:r>
              <w:rPr>
                <w:rFonts w:hint="eastAsia"/>
                <w:sz w:val="32"/>
              </w:rPr>
              <w:t>解涛瑞</w:t>
            </w:r>
            <w:proofErr w:type="gramEnd"/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456A42" w:rsidRPr="00456A42" w:rsidRDefault="00456A42" w:rsidP="00456A42">
      <w:pPr>
        <w:ind w:firstLine="420"/>
        <w:rPr>
          <w:rFonts w:hint="eastAsia"/>
        </w:rPr>
      </w:pPr>
      <w:r w:rsidRPr="00456A42">
        <w:rPr>
          <w:rFonts w:hint="eastAsia"/>
        </w:rPr>
        <w:t>第四章课后练习</w:t>
      </w:r>
      <w:r w:rsidRPr="00456A42">
        <w:rPr>
          <w:rFonts w:hint="eastAsia"/>
        </w:rPr>
        <w:t>3</w:t>
      </w:r>
      <w:r w:rsidRPr="00456A42">
        <w:rPr>
          <w:rFonts w:hint="eastAsia"/>
        </w:rPr>
        <w:t>购物车，实现一个购物车应用程序，可以购物，显示购物数量并查看购物车内容。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456A42" w:rsidRPr="00456A42" w:rsidRDefault="00456A42" w:rsidP="00456A42">
      <w:pPr>
        <w:ind w:left="420"/>
        <w:rPr>
          <w:rFonts w:hint="eastAsia"/>
        </w:rPr>
      </w:pPr>
      <w:r>
        <w:rPr>
          <w:rFonts w:hint="eastAsia"/>
        </w:rPr>
        <w:t>该程序使用两个</w:t>
      </w:r>
      <w:r>
        <w:rPr>
          <w:rFonts w:hint="eastAsia"/>
        </w:rPr>
        <w:t>Servlet</w:t>
      </w:r>
      <w:r>
        <w:rPr>
          <w:rFonts w:hint="eastAsia"/>
        </w:rPr>
        <w:t>实现，一个为购物车程序（</w:t>
      </w:r>
      <w:proofErr w:type="spellStart"/>
      <w:r>
        <w:rPr>
          <w:rFonts w:hint="eastAsia"/>
        </w:rPr>
        <w:t>CartServlet</w:t>
      </w:r>
      <w:proofErr w:type="spellEnd"/>
      <w:r>
        <w:rPr>
          <w:rFonts w:hint="eastAsia"/>
        </w:rPr>
        <w:t>），一个为商品显示界面（</w:t>
      </w:r>
      <w:proofErr w:type="spellStart"/>
      <w:r>
        <w:rPr>
          <w:rFonts w:hint="eastAsia"/>
        </w:rPr>
        <w:t>ShoppingServlet</w:t>
      </w:r>
      <w:proofErr w:type="spellEnd"/>
      <w:r>
        <w:rPr>
          <w:rFonts w:hint="eastAsia"/>
        </w:rPr>
        <w:t>），商品显示界面用</w:t>
      </w:r>
      <w:r>
        <w:rPr>
          <w:rFonts w:hint="eastAsia"/>
        </w:rPr>
        <w:t>session</w:t>
      </w:r>
      <w:r>
        <w:rPr>
          <w:rFonts w:hint="eastAsia"/>
        </w:rPr>
        <w:t>存储信息，通过点击“采购此书”来提交隐藏的“</w:t>
      </w:r>
      <w:proofErr w:type="spellStart"/>
      <w:r>
        <w:rPr>
          <w:rFonts w:hint="eastAsia"/>
        </w:rPr>
        <w:t>BookID</w:t>
      </w:r>
      <w:proofErr w:type="spellEnd"/>
      <w:r>
        <w:rPr>
          <w:rFonts w:hint="eastAsia"/>
        </w:rPr>
        <w:t>”，提交给</w:t>
      </w:r>
      <w:proofErr w:type="spellStart"/>
      <w:r>
        <w:rPr>
          <w:rFonts w:hint="eastAsia"/>
        </w:rPr>
        <w:t>ShoppingServlet</w:t>
      </w:r>
      <w:proofErr w:type="spellEnd"/>
      <w:r>
        <w:rPr>
          <w:rFonts w:hint="eastAsia"/>
        </w:rPr>
        <w:t>并使用</w:t>
      </w:r>
      <w:r>
        <w:rPr>
          <w:rFonts w:hint="eastAsia"/>
        </w:rPr>
        <w:t>session</w:t>
      </w:r>
      <w:r>
        <w:rPr>
          <w:rFonts w:hint="eastAsia"/>
        </w:rPr>
        <w:t>存入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456A42" w:rsidRDefault="00456A42" w:rsidP="00456A42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A42" w:rsidRPr="00456A42" w:rsidRDefault="00456A42" w:rsidP="00456A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  <w:rPr>
          <w:ins w:id="0" w:author="Tory Xie" w:date="2019-04-08T11:08:00Z"/>
        </w:rPr>
      </w:pPr>
      <w:r>
        <w:t>运行效果图</w:t>
      </w:r>
    </w:p>
    <w:p w:rsidR="00544948" w:rsidRPr="00544948" w:rsidRDefault="00544948" w:rsidP="00544948">
      <w:pPr>
        <w:rPr>
          <w:rFonts w:hint="eastAsia"/>
          <w:rPrChange w:id="1" w:author="Tory Xie" w:date="2019-04-08T11:08:00Z">
            <w:rPr/>
          </w:rPrChange>
        </w:rPr>
        <w:pPrChange w:id="2" w:author="Tory Xie" w:date="2019-04-08T11:08:00Z">
          <w:pPr>
            <w:pStyle w:val="1"/>
            <w:numPr>
              <w:numId w:val="1"/>
            </w:numPr>
            <w:ind w:left="900" w:hanging="900"/>
          </w:pPr>
        </w:pPrChange>
      </w:pPr>
      <w:bookmarkStart w:id="3" w:name="_GoBack"/>
      <w:bookmarkEnd w:id="3"/>
      <w:ins w:id="4" w:author="Tory Xie" w:date="2019-04-08T11:08:00Z">
        <w:r>
          <w:rPr>
            <w:noProof/>
          </w:rPr>
          <w:drawing>
            <wp:inline distT="0" distB="0" distL="0" distR="0">
              <wp:extent cx="5943600" cy="3345180"/>
              <wp:effectExtent l="0" t="0" r="0" b="762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45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F643C" w:rsidRPr="009F643C" w:rsidRDefault="00544948" w:rsidP="009F643C">
      <w:pPr>
        <w:rPr>
          <w:rFonts w:hint="eastAsia"/>
        </w:rPr>
      </w:pPr>
      <w:ins w:id="5" w:author="Tory Xie" w:date="2019-04-08T11:08:00Z">
        <w:r>
          <w:rPr>
            <w:rFonts w:hint="eastAsia"/>
            <w:noProof/>
          </w:rPr>
          <w:lastRenderedPageBreak/>
          <w:drawing>
            <wp:inline distT="0" distB="0" distL="0" distR="0">
              <wp:extent cx="5935980" cy="7924800"/>
              <wp:effectExtent l="0" t="0" r="7620" b="0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5980" cy="792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收获与</w:t>
      </w:r>
      <w:r w:rsidR="008E07BD">
        <w:rPr>
          <w:rFonts w:hint="eastAsia"/>
        </w:rPr>
        <w:t>问题</w:t>
      </w:r>
    </w:p>
    <w:p w:rsidR="00CF127A" w:rsidRP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sectPr w:rsidR="00CF127A" w:rsidRPr="00CF127A" w:rsidSect="0049472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5690" w:rsidRDefault="00CD5690" w:rsidP="00A15032">
      <w:r>
        <w:separator/>
      </w:r>
    </w:p>
  </w:endnote>
  <w:endnote w:type="continuationSeparator" w:id="0">
    <w:p w:rsidR="00CD5690" w:rsidRDefault="00CD5690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5690" w:rsidRDefault="00CD5690" w:rsidP="00A15032">
      <w:r>
        <w:separator/>
      </w:r>
    </w:p>
  </w:footnote>
  <w:footnote w:type="continuationSeparator" w:id="0">
    <w:p w:rsidR="00CD5690" w:rsidRDefault="00CD5690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ory Xie">
    <w15:presenceInfo w15:providerId="Windows Live" w15:userId="9e710904a46a54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56A42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4948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643C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D5690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146A9"/>
  <w15:docId w15:val="{8CF9AF9C-3CB4-4C23-86E3-D02BEB511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456A42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56A4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55</Words>
  <Characters>317</Characters>
  <Application>Microsoft Office Word</Application>
  <DocSecurity>0</DocSecurity>
  <Lines>2</Lines>
  <Paragraphs>1</Paragraphs>
  <ScaleCrop>false</ScaleCrop>
  <Company>Sky123.Org</Company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Tory Xie</cp:lastModifiedBy>
  <cp:revision>5</cp:revision>
  <dcterms:created xsi:type="dcterms:W3CDTF">2018-09-09T08:13:00Z</dcterms:created>
  <dcterms:modified xsi:type="dcterms:W3CDTF">2019-04-08T03:09:00Z</dcterms:modified>
</cp:coreProperties>
</file>